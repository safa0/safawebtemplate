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sz w:val="24"/>
          <w:szCs w:val="24"/>
        </w:rPr>
      </w:pPr>
      <w:r w:rsidDel="00000000" w:rsidR="00000000" w:rsidRPr="00000000">
        <w:rPr>
          <w:b w:val="1"/>
          <w:bCs w:val="1"/>
          <w:color w:val="000000"/>
          <w:sz w:val="24"/>
          <w:szCs w:val="24"/>
          <w:u w:val="single"/>
          <w:rtl w:val="0"/>
        </w:rPr>
        <w:t xml:space="preserve">Invention Title and Internal Reference</w:t>
      </w:r>
      <w:r w:rsidDel="00000000" w:rsidR="00000000" w:rsidRPr="00000000">
        <w:rPr>
          <w:color w:val="000000"/>
          <w:sz w:val="24"/>
          <w:szCs w:val="24"/>
          <w:rtl w:val="0"/>
        </w:rPr>
        <w:t xml:space="preserve">:</w:t>
      </w:r>
    </w:p>
    <w:p w:rsidR="00000000" w:rsidDel="00000000" w:rsidP="00000000" w:rsidRDefault="00000000" w:rsidRPr="00000000" w14:paraId="00000002">
      <w:pPr>
        <w:rPr>
          <w:color w:val="000000"/>
          <w:sz w:val="24"/>
          <w:szCs w:val="24"/>
        </w:rPr>
      </w:pPr>
      <w:r w:rsidDel="00000000" w:rsidR="00000000" w:rsidRPr="00000000">
        <w:rPr>
          <w:color w:val="000000"/>
          <w:sz w:val="24"/>
          <w:szCs w:val="24"/>
          <w:rtl w:val="0"/>
        </w:rPr>
        <w:t xml:space="preserve">Lightweight On-Device Intrusion Detection for Resource-Constrained IoT and IIoT Devices</w:t>
      </w:r>
    </w:p>
    <w:p w:rsidR="00000000" w:rsidDel="00000000" w:rsidP="00000000" w:rsidRDefault="00000000" w:rsidRPr="00000000" w14:paraId="00000003">
      <w:pPr>
        <w:rPr>
          <w:color w:val="000000"/>
          <w:sz w:val="24"/>
          <w:szCs w:val="24"/>
        </w:rPr>
      </w:pPr>
      <w:r w:rsidDel="00000000" w:rsidR="00000000" w:rsidRPr="00000000">
        <w:rPr>
          <w:rtl w:val="0"/>
        </w:rPr>
      </w:r>
    </w:p>
    <w:p w:rsidR="00000000" w:rsidDel="00000000" w:rsidP="00000000" w:rsidRDefault="00000000" w:rsidRPr="00000000" w14:paraId="00000004">
      <w:pPr>
        <w:rPr>
          <w:b w:val="1"/>
          <w:bCs w:val="1"/>
          <w:color w:val="000000"/>
          <w:sz w:val="24"/>
          <w:szCs w:val="24"/>
          <w:u w:val="single"/>
        </w:rPr>
      </w:pPr>
      <w:r w:rsidDel="00000000" w:rsidR="00000000" w:rsidRPr="00000000">
        <w:rPr>
          <w:b w:val="1"/>
          <w:bCs w:val="1"/>
          <w:color w:val="000000"/>
          <w:sz w:val="24"/>
          <w:szCs w:val="24"/>
          <w:u w:val="single"/>
          <w:rtl w:val="0"/>
        </w:rPr>
        <w:t xml:space="preserve">Inventor Information</w:t>
      </w:r>
    </w:p>
    <w:tbl>
      <w:tblPr>
        <w:tblStyle w:val="Table1"/>
        <w:tblW w:w="9617.0" w:type="dxa"/>
        <w:jc w:val="left"/>
        <w:tblBorders>
          <w:top w:color="000000" w:space="0" w:sz="4" w:val="single"/>
          <w:left w:color="000000" w:space="0" w:sz="4" w:val="single"/>
          <w:bottom w:color="000000" w:space="0" w:sz="4" w:val="single"/>
          <w:right w:color="000000" w:space="0" w:sz="4" w:val="single"/>
        </w:tblBorders>
        <w:tblLayout w:type="fixed"/>
        <w:tblLook w:val="04A0"/>
      </w:tblPr>
      <w:tblGrid>
        <w:gridCol w:w="2122"/>
        <w:gridCol w:w="1842"/>
        <w:gridCol w:w="5653"/>
        <w:tblGridChange w:id="0">
          <w:tblGrid>
            <w:gridCol w:w="2122"/>
            <w:gridCol w:w="1842"/>
            <w:gridCol w:w="5653"/>
          </w:tblGrid>
        </w:tblGridChange>
      </w:tblGrid>
      <w:tr>
        <w:trPr>
          <w:cantSplit w:val="0"/>
          <w:trHeight w:val="594" w:hRule="atLeast"/>
          <w:tblHeader w:val="0"/>
        </w:trPr>
        <w:tc>
          <w:tcPr>
            <w:tcBorders>
              <w:bottom w:color="000000" w:space="0" w:sz="4" w:val="single"/>
            </w:tcBorders>
          </w:tcPr>
          <w:p w:rsidR="00000000" w:rsidDel="00000000" w:rsidP="00000000" w:rsidRDefault="00000000" w:rsidRPr="00000000" w14:paraId="00000005">
            <w:pPr>
              <w:rPr>
                <w:b w:val="0"/>
                <w:bCs w:val="0"/>
                <w:sz w:val="24"/>
                <w:szCs w:val="24"/>
              </w:rPr>
            </w:pPr>
            <w:r w:rsidDel="00000000" w:rsidR="00000000" w:rsidRPr="00000000">
              <w:rPr>
                <w:b w:val="0"/>
                <w:bCs w:val="0"/>
                <w:sz w:val="24"/>
                <w:szCs w:val="24"/>
                <w:rtl w:val="0"/>
              </w:rPr>
              <w:t xml:space="preserve">Inventor Name</w:t>
            </w:r>
          </w:p>
        </w:tc>
        <w:tc>
          <w:tcPr>
            <w:tcBorders>
              <w:bottom w:color="000000" w:space="0" w:sz="4" w:val="single"/>
            </w:tcBorders>
          </w:tcPr>
          <w:p w:rsidR="00000000" w:rsidDel="00000000" w:rsidP="00000000" w:rsidRDefault="00000000" w:rsidRPr="00000000" w14:paraId="00000006">
            <w:pPr>
              <w:rPr>
                <w:b w:val="0"/>
                <w:bCs w:val="0"/>
                <w:sz w:val="24"/>
                <w:szCs w:val="24"/>
              </w:rPr>
            </w:pPr>
            <w:r w:rsidDel="00000000" w:rsidR="00000000" w:rsidRPr="00000000">
              <w:rPr>
                <w:b w:val="0"/>
                <w:bCs w:val="0"/>
                <w:sz w:val="24"/>
                <w:szCs w:val="24"/>
                <w:rtl w:val="0"/>
              </w:rPr>
              <w:t xml:space="preserve">Nationality</w:t>
            </w:r>
          </w:p>
        </w:tc>
        <w:tc>
          <w:tcPr>
            <w:tcBorders>
              <w:bottom w:color="000000" w:space="0" w:sz="4" w:val="single"/>
            </w:tcBorders>
          </w:tcPr>
          <w:p w:rsidR="00000000" w:rsidDel="00000000" w:rsidP="00000000" w:rsidRDefault="00000000" w:rsidRPr="00000000" w14:paraId="00000007">
            <w:pPr>
              <w:rPr>
                <w:b w:val="0"/>
                <w:bCs w:val="0"/>
                <w:sz w:val="24"/>
                <w:szCs w:val="24"/>
              </w:rPr>
            </w:pPr>
            <w:r w:rsidDel="00000000" w:rsidR="00000000" w:rsidRPr="00000000">
              <w:rPr>
                <w:b w:val="0"/>
                <w:bCs w:val="0"/>
                <w:sz w:val="24"/>
                <w:szCs w:val="24"/>
                <w:rtl w:val="0"/>
              </w:rPr>
              <w:t xml:space="preserve">Home Address</w:t>
            </w:r>
          </w:p>
        </w:tc>
      </w:tr>
      <w:tr>
        <w:trPr>
          <w:cantSplit w:val="0"/>
          <w:trHeight w:val="203" w:hRule="atLeast"/>
          <w:tblHeader w:val="0"/>
        </w:trPr>
        <w:tc>
          <w:tcPr>
            <w:tcBorders>
              <w:right w:color="000000" w:space="0" w:sz="4" w:val="single"/>
            </w:tcBorders>
          </w:tcPr>
          <w:p w:rsidR="00000000" w:rsidDel="00000000" w:rsidP="00000000" w:rsidRDefault="00000000" w:rsidRPr="00000000" w14:paraId="00000008">
            <w:pPr>
              <w:rPr>
                <w:color w:val="000000"/>
                <w:sz w:val="24"/>
                <w:szCs w:val="24"/>
              </w:rPr>
            </w:pPr>
            <w:r w:rsidDel="00000000" w:rsidR="00000000" w:rsidRPr="00000000">
              <w:rPr>
                <w:color w:val="000000"/>
                <w:sz w:val="24"/>
                <w:szCs w:val="24"/>
                <w:rtl w:val="0"/>
              </w:rPr>
              <w:t xml:space="preserve">Ahmad Mostafavi</w:t>
            </w:r>
          </w:p>
        </w:tc>
        <w:tc>
          <w:tcPr>
            <w:tcBorders>
              <w:left w:color="000000" w:space="0" w:sz="4" w:val="single"/>
              <w:right w:color="000000" w:space="0" w:sz="4" w:val="single"/>
            </w:tcBorders>
          </w:tcPr>
          <w:p w:rsidR="00000000" w:rsidDel="00000000" w:rsidP="00000000" w:rsidRDefault="00000000" w:rsidRPr="00000000" w14:paraId="00000009">
            <w:pPr>
              <w:rPr>
                <w:color w:val="000000"/>
                <w:sz w:val="24"/>
                <w:szCs w:val="24"/>
              </w:rPr>
            </w:pPr>
            <w:sdt>
              <w:sdtPr>
                <w:id w:val="1614897933"/>
                <w:tag w:val="goog_rdk_1"/>
              </w:sdtPr>
              <w:sdtContent>
                <w:del w:author="Hossein Fotouhi" w:id="0" w:date="2025-12-22T09:05:02Z">
                  <w:r w:rsidDel="00000000" w:rsidR="00000000" w:rsidRPr="00000000">
                    <w:rPr>
                      <w:color w:val="000000"/>
                      <w:sz w:val="24"/>
                      <w:szCs w:val="24"/>
                      <w:rtl w:val="0"/>
                    </w:rPr>
                    <w:delText xml:space="preserve">Iranian/</w:delText>
                  </w:r>
                </w:del>
              </w:sdtContent>
            </w:sdt>
            <w:r w:rsidDel="00000000" w:rsidR="00000000" w:rsidRPr="00000000">
              <w:rPr>
                <w:color w:val="000000"/>
                <w:sz w:val="24"/>
                <w:szCs w:val="24"/>
                <w:rtl w:val="0"/>
              </w:rPr>
              <w:t xml:space="preserve">Swedish</w:t>
            </w:r>
          </w:p>
        </w:tc>
        <w:tc>
          <w:tcPr>
            <w:tcBorders>
              <w:left w:color="000000" w:space="0" w:sz="4" w:val="single"/>
              <w:right w:color="000000" w:space="0" w:sz="4" w:val="single"/>
            </w:tcBorders>
          </w:tcPr>
          <w:p w:rsidR="00000000" w:rsidDel="00000000" w:rsidP="00000000" w:rsidRDefault="00000000" w:rsidRPr="00000000" w14:paraId="0000000A">
            <w:pPr>
              <w:rPr>
                <w:color w:val="000000"/>
                <w:sz w:val="24"/>
                <w:szCs w:val="24"/>
              </w:rPr>
            </w:pPr>
            <w:r w:rsidDel="00000000" w:rsidR="00000000" w:rsidRPr="00000000">
              <w:rPr>
                <w:color w:val="000000"/>
                <w:sz w:val="24"/>
                <w:szCs w:val="24"/>
                <w:rtl w:val="0"/>
              </w:rPr>
              <w:t xml:space="preserve">Björnsonsgatan 17, 16843, Stockholm</w:t>
            </w:r>
          </w:p>
        </w:tc>
      </w:tr>
      <w:tr>
        <w:trPr>
          <w:cantSplit w:val="0"/>
          <w:trHeight w:val="194" w:hRule="atLeast"/>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rPr>
                <w:color w:val="000000"/>
                <w:sz w:val="24"/>
                <w:szCs w:val="24"/>
              </w:rPr>
            </w:pPr>
            <w:r w:rsidDel="00000000" w:rsidR="00000000" w:rsidRPr="00000000">
              <w:rPr>
                <w:color w:val="000000"/>
                <w:sz w:val="24"/>
                <w:szCs w:val="24"/>
                <w:rtl w:val="0"/>
              </w:rPr>
              <w:t xml:space="preserve">Hossein Fotouhi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color w:val="000000"/>
                <w:sz w:val="24"/>
                <w:szCs w:val="24"/>
              </w:rPr>
            </w:pPr>
            <w:sdt>
              <w:sdtPr>
                <w:id w:val="-1965810306"/>
                <w:tag w:val="goog_rdk_2"/>
              </w:sdtPr>
              <w:sdtContent>
                <w:commentRangeStart w:id="0"/>
              </w:sdtContent>
            </w:sdt>
            <w:sdt>
              <w:sdtPr>
                <w:id w:val="2049096775"/>
                <w:tag w:val="goog_rdk_3"/>
              </w:sdtPr>
              <w:sdtContent>
                <w:del w:author="Hossein Fotouhi" w:id="1" w:date="2025-12-22T09:04:59Z">
                  <w:r w:rsidDel="00000000" w:rsidR="00000000" w:rsidRPr="00000000">
                    <w:rPr>
                      <w:color w:val="000000"/>
                      <w:sz w:val="24"/>
                      <w:szCs w:val="24"/>
                      <w:rtl w:val="0"/>
                    </w:rPr>
                    <w:delText xml:space="preserve">Iranian/</w:delText>
                  </w:r>
                </w:del>
              </w:sdtContent>
            </w:sdt>
            <w:r w:rsidDel="00000000" w:rsidR="00000000" w:rsidRPr="00000000">
              <w:rPr>
                <w:color w:val="000000"/>
                <w:sz w:val="24"/>
                <w:szCs w:val="24"/>
                <w:rtl w:val="0"/>
              </w:rPr>
              <w:t xml:space="preserve">Swedish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color w:val="000000"/>
                <w:sz w:val="24"/>
                <w:szCs w:val="24"/>
              </w:rPr>
            </w:pPr>
            <w:commentRangeEnd w:id="0"/>
            <w:r w:rsidDel="00000000" w:rsidR="00000000" w:rsidRPr="00000000">
              <w:commentReference w:id="0"/>
            </w:r>
            <w:r w:rsidDel="00000000" w:rsidR="00000000" w:rsidRPr="00000000">
              <w:rPr>
                <w:color w:val="000000"/>
                <w:sz w:val="24"/>
                <w:szCs w:val="24"/>
                <w:rtl w:val="0"/>
              </w:rPr>
              <w:t xml:space="preserve">Lavendelvägen 2, 72245, Västerås</w:t>
            </w:r>
          </w:p>
        </w:tc>
      </w:tr>
    </w:tbl>
    <w:p w:rsidR="00000000" w:rsidDel="00000000" w:rsidP="00000000" w:rsidRDefault="00000000" w:rsidRPr="00000000" w14:paraId="0000000E">
      <w:pPr>
        <w:keepNext w:val="1"/>
        <w:keepLines w:val="1"/>
        <w:spacing w:after="0" w:before="24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TECHNICAL FIELD AND BACKGROUND</w:t>
      </w:r>
    </w:p>
    <w:p w:rsidR="00000000" w:rsidDel="00000000" w:rsidP="00000000" w:rsidRDefault="00000000" w:rsidRPr="00000000" w14:paraId="0000000F">
      <w:pPr>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invention relates to the field of cybersecurity for embedded systems, in particular intrusion detection and anomaly detection for Internet of Things (IoT) and Industrial Internet of Things (IIoT) devices. These devices are increasingly deployed in industrial automation, smart infrastructure, medical devices, and other safety-critical environments.</w:t>
      </w:r>
    </w:p>
    <w:p w:rsidR="00000000" w:rsidDel="00000000" w:rsidP="00000000" w:rsidRDefault="00000000" w:rsidRPr="00000000" w14:paraId="00000010">
      <w:pPr>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Many IoT and IIoT devices are based on low-power microcontrollers with limited memory, processing capacity, and energy budget. Due to these constraints, conventional cybersecurity solutions such as endpoint protection software, cloud-based monitoring, or gateway-level security mechanisms are often not applicable or insufficient. At the same time, regulatory requirements and security expectations for connected devices are increasing, creating a need for new approaches to intrusion detection that are compatible with highly constrained embedded platforms. </w:t>
      </w:r>
    </w:p>
    <w:p w:rsidR="00000000" w:rsidDel="00000000" w:rsidP="00000000" w:rsidRDefault="00000000" w:rsidRPr="00000000" w14:paraId="00000011">
      <w:pPr>
        <w:spacing w:after="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PROBLEMS WITH EXISTING SOLUTIONS</w:t>
      </w:r>
    </w:p>
    <w:p w:rsidR="00000000" w:rsidDel="00000000" w:rsidP="00000000" w:rsidRDefault="00000000" w:rsidRPr="00000000" w14:paraId="00000012">
      <w:pPr>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Existing intrusion detection and security monitoring solutions are primarily designed for IT systems, servers, gateways, or relatively powerful embedded platforms. These solutions typically require significant computational resources, continuous network connectivity, or cloud-based analysis.</w:t>
      </w:r>
    </w:p>
    <w:p w:rsidR="00000000" w:rsidDel="00000000" w:rsidP="00000000" w:rsidRDefault="00000000" w:rsidRPr="00000000" w14:paraId="00000013">
      <w:pPr>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As a result, many resource-constrained IoT and IIoT devices either lack intrusion detection entirely or rely on external monitoring components that may not detect attacks targeting the device itself. This creates security blind spots, increases attack surfaces, and may conflict with requirements for data locality, availability, and resilience. There is therefore a need for intrusion detection mechanisms that can operate directly on constrained embedded devices without reliance on external infrastructure.</w:t>
      </w:r>
    </w:p>
    <w:p w:rsidR="00000000" w:rsidDel="00000000" w:rsidP="00000000" w:rsidRDefault="00000000" w:rsidRPr="00000000" w14:paraId="00000014">
      <w:pPr>
        <w:keepNext w:val="1"/>
        <w:keepLines w:val="1"/>
        <w:spacing w:after="0" w:before="24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SUMMARY OF THE INVENTION</w:t>
      </w:r>
    </w:p>
    <w:p w:rsidR="00000000" w:rsidDel="00000000" w:rsidP="00000000" w:rsidRDefault="00000000" w:rsidRPr="00000000" w14:paraId="00000015">
      <w:pPr>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invention provides a lightweight, software-based intrusion detection approach designed to run directly on resource-constrained IoT and IIoT devices. The solution is intended to be integrated as an embedded software component or SDK within device firmware and to operate locally on the device.</w:t>
      </w:r>
    </w:p>
    <w:p w:rsidR="00000000" w:rsidDel="00000000" w:rsidP="00000000" w:rsidRDefault="00000000" w:rsidRPr="00000000" w14:paraId="00000016">
      <w:pPr>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general idea is to detect anomalous or malicious behaviour by monitoring selected system-level or communication-related characteristics of the device and applying lightweight machine-learning-based analysis suitable for microcontroller-class hardware. The approach is designed to function without continuous cloud connectivity and with minimal impact on device performance and energy consumption.</w:t>
      </w:r>
    </w:p>
    <w:p w:rsidR="00000000" w:rsidDel="00000000" w:rsidP="00000000" w:rsidRDefault="00000000" w:rsidRPr="00000000" w14:paraId="00000017">
      <w:pPr>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What is considered novel is the combination of on-device intrusion detection, machine-learning-based analysis, and explicit adaptation to very limited computational resources typical of microcontroller-based IoT and IIoT devices. The invention focuses on enabling intrusion detection at the device level in environments where existing solutions are impractical or unavailable. </w:t>
      </w:r>
    </w:p>
    <w:p w:rsidR="00000000" w:rsidDel="00000000" w:rsidP="00000000" w:rsidRDefault="00000000" w:rsidRPr="00000000" w14:paraId="00000018">
      <w:pPr>
        <w:keepNext w:val="1"/>
        <w:keepLines w:val="1"/>
        <w:spacing w:after="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ADVANTAGES OF THE INVENTION</w:t>
      </w:r>
    </w:p>
    <w:p w:rsidR="00000000" w:rsidDel="00000000" w:rsidP="00000000" w:rsidRDefault="00000000" w:rsidRPr="00000000" w14:paraId="00000019">
      <w:pPr>
        <w:keepNext w:val="1"/>
        <w:keepLines w:val="1"/>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invention provides several technical advantages, including:</w:t>
      </w:r>
    </w:p>
    <w:p w:rsidR="00000000" w:rsidDel="00000000" w:rsidP="00000000" w:rsidRDefault="00000000" w:rsidRPr="00000000" w14:paraId="0000001A">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Ability to perform intrusion detection directly on resource-constrained embedded devices.</w:t>
      </w:r>
    </w:p>
    <w:p w:rsidR="00000000" w:rsidDel="00000000" w:rsidP="00000000" w:rsidRDefault="00000000" w:rsidRPr="00000000" w14:paraId="0000001B">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Removes dependency on </w:t>
      </w:r>
      <w:sdt>
        <w:sdtPr>
          <w:id w:val="128594656"/>
          <w:tag w:val="goog_rdk_4"/>
        </w:sdtPr>
        <w:sdtContent>
          <w:ins w:author="Hossein Fotouhi" w:id="2" w:date="2025-12-22T09:13:02Z">
            <w:r w:rsidDel="00000000" w:rsidR="00000000" w:rsidRPr="00000000">
              <w:rPr>
                <w:rFonts w:ascii="Calibri" w:cs="Calibri" w:eastAsia="Calibri" w:hAnsi="Calibri"/>
                <w:i w:val="1"/>
                <w:iCs w:val="1"/>
                <w:color w:val="000000"/>
                <w:rtl w:val="0"/>
              </w:rPr>
              <w:t xml:space="preserve">netwo</w:t>
            </w:r>
          </w:ins>
          <w:sdt>
            <w:sdtPr>
              <w:id w:val="-312626109"/>
              <w:tag w:val="goog_rdk_5"/>
            </w:sdtPr>
            <w:sdtContent>
              <w:ins w:author="Hossein Fotouhi" w:id="2" w:date="2025-12-22T09:13:02Z">
                <w:r w:rsidDel="00000000" w:rsidR="00000000" w:rsidRPr="00000000">
                  <w:rPr>
                    <w:i w:val="1"/>
                    <w:iCs w:val="1"/>
                    <w:rtl w:val="0"/>
                    <w:rPrChange w:author="Hossein Fotouhi" w:id="3" w:date="2025-12-22T09:13:02Z">
                      <w:rPr>
                        <w:rFonts w:ascii="Calibri" w:cs="Calibri" w:eastAsia="Calibri" w:hAnsi="Calibri"/>
                        <w:i w:val="1"/>
                        <w:iCs w:val="1"/>
                        <w:color w:val="000000"/>
                      </w:rPr>
                    </w:rPrChange>
                  </w:rPr>
                  <w:t xml:space="preserve">rk connectivity, </w:t>
                </w:r>
              </w:ins>
            </w:sdtContent>
          </w:sdt>
          <w:ins w:author="Hossein Fotouhi" w:id="2" w:date="2025-12-22T09:13:02Z"/>
        </w:sdtContent>
      </w:sdt>
      <w:r w:rsidDel="00000000" w:rsidR="00000000" w:rsidRPr="00000000">
        <w:rPr>
          <w:rFonts w:ascii="Calibri" w:cs="Calibri" w:eastAsia="Calibri" w:hAnsi="Calibri"/>
          <w:i w:val="1"/>
          <w:iCs w:val="1"/>
          <w:color w:val="000000"/>
          <w:rtl w:val="0"/>
        </w:rPr>
        <w:t xml:space="preserve">cloud </w:t>
      </w:r>
      <w:sdt>
        <w:sdtPr>
          <w:id w:val="1047758138"/>
          <w:tag w:val="goog_rdk_6"/>
        </w:sdtPr>
        <w:sdtContent>
          <w:ins w:author="Hossein Fotouhi" w:id="4" w:date="2025-12-22T09:13:20Z"/>
          <w:sdt>
            <w:sdtPr>
              <w:id w:val="-1040261944"/>
              <w:tag w:val="goog_rdk_7"/>
            </w:sdtPr>
            <w:sdtContent>
              <w:ins w:author="Hossein Fotouhi" w:id="4" w:date="2025-12-22T09:13:20Z">
                <w:r w:rsidDel="00000000" w:rsidR="00000000" w:rsidRPr="00000000">
                  <w:rPr>
                    <w:i w:val="1"/>
                    <w:iCs w:val="1"/>
                    <w:rtl w:val="0"/>
                    <w:rPrChange w:author="Hossein Fotouhi" w:id="5" w:date="2025-12-22T09:13:20Z">
                      <w:rPr>
                        <w:rFonts w:ascii="Calibri" w:cs="Calibri" w:eastAsia="Calibri" w:hAnsi="Calibri"/>
                        <w:i w:val="1"/>
                        <w:iCs w:val="1"/>
                        <w:color w:val="000000"/>
                      </w:rPr>
                    </w:rPrChange>
                  </w:rPr>
                  <w:t xml:space="preserve">services</w:t>
                </w:r>
              </w:ins>
            </w:sdtContent>
          </w:sdt>
          <w:ins w:author="Hossein Fotouhi" w:id="4" w:date="2025-12-22T09:13:20Z"/>
        </w:sdtContent>
      </w:sdt>
      <w:sdt>
        <w:sdtPr>
          <w:id w:val="19792297"/>
          <w:tag w:val="goog_rdk_8"/>
        </w:sdtPr>
        <w:sdtContent>
          <w:del w:author="Hossein Fotouhi" w:id="4" w:date="2025-12-22T09:13:20Z"/>
          <w:sdt>
            <w:sdtPr>
              <w:id w:val="1426164949"/>
              <w:tag w:val="goog_rdk_9"/>
            </w:sdtPr>
            <w:sdtContent>
              <w:del w:author="Hossein Fotouhi" w:id="4" w:date="2025-12-22T09:13:20Z">
                <w:r w:rsidDel="00000000" w:rsidR="00000000" w:rsidRPr="00000000">
                  <w:rPr>
                    <w:i w:val="1"/>
                    <w:iCs w:val="1"/>
                    <w:rtl w:val="0"/>
                    <w:rPrChange w:author="Hossein Fotouhi" w:id="5" w:date="2025-12-22T09:13:20Z">
                      <w:rPr>
                        <w:rFonts w:ascii="Calibri" w:cs="Calibri" w:eastAsia="Calibri" w:hAnsi="Calibri"/>
                        <w:i w:val="1"/>
                        <w:iCs w:val="1"/>
                        <w:color w:val="000000"/>
                      </w:rPr>
                    </w:rPrChange>
                  </w:rPr>
                  <w:delText xml:space="preserve">infrastructure</w:delText>
                </w:r>
              </w:del>
            </w:sdtContent>
          </w:sdt>
          <w:del w:author="Hossein Fotouhi" w:id="4" w:date="2025-12-22T09:13:20Z"/>
        </w:sdtContent>
      </w:sdt>
      <w:r w:rsidDel="00000000" w:rsidR="00000000" w:rsidRPr="00000000">
        <w:rPr>
          <w:rFonts w:ascii="Calibri" w:cs="Calibri" w:eastAsia="Calibri" w:hAnsi="Calibri"/>
          <w:i w:val="1"/>
          <w:iCs w:val="1"/>
          <w:color w:val="000000"/>
          <w:rtl w:val="0"/>
        </w:rPr>
        <w:t xml:space="preserve"> or external gateways.</w:t>
      </w:r>
    </w:p>
    <w:p w:rsidR="00000000" w:rsidDel="00000000" w:rsidP="00000000" w:rsidRDefault="00000000" w:rsidRPr="00000000" w14:paraId="0000001C">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Improves privacy by handling the data locally</w:t>
      </w:r>
      <w:sdt>
        <w:sdtPr>
          <w:id w:val="-365886977"/>
          <w:tag w:val="goog_rdk_10"/>
        </w:sdtPr>
        <w:sdtContent>
          <w:ins w:author="Hossein Fotouhi" w:id="6" w:date="2025-12-22T09:13:39Z"/>
          <w:sdt>
            <w:sdtPr>
              <w:id w:val="-138683797"/>
              <w:tag w:val="goog_rdk_11"/>
            </w:sdtPr>
            <w:sdtContent>
              <w:ins w:author="Hossein Fotouhi" w:id="6" w:date="2025-12-22T09:13:39Z">
                <w:r w:rsidDel="00000000" w:rsidR="00000000" w:rsidRPr="00000000">
                  <w:rPr>
                    <w:i w:val="1"/>
                    <w:iCs w:val="1"/>
                    <w:rtl w:val="0"/>
                    <w:rPrChange w:author="Hossein Fotouhi" w:id="7" w:date="2025-12-22T09:13:39Z">
                      <w:rPr>
                        <w:rFonts w:ascii="Calibri" w:cs="Calibri" w:eastAsia="Calibri" w:hAnsi="Calibri"/>
                        <w:i w:val="1"/>
                        <w:iCs w:val="1"/>
                        <w:color w:val="000000"/>
                      </w:rPr>
                    </w:rPrChange>
                  </w:rPr>
                  <w:t xml:space="preserve">, which reduces the attack surface, and limits sensitive data exposure.</w:t>
                </w:r>
              </w:ins>
            </w:sdtContent>
          </w:sdt>
          <w:ins w:author="Hossein Fotouhi" w:id="6" w:date="2025-12-22T09:13:39Z"/>
        </w:sdtContent>
      </w:sdt>
      <w:sdt>
        <w:sdtPr>
          <w:id w:val="716684479"/>
          <w:tag w:val="goog_rdk_12"/>
        </w:sdtPr>
        <w:sdtContent>
          <w:del w:author="Hossein Fotouhi" w:id="6" w:date="2025-12-22T09:13:39Z">
            <w:r w:rsidDel="00000000" w:rsidR="00000000" w:rsidRPr="00000000">
              <w:rPr>
                <w:rFonts w:ascii="Calibri" w:cs="Calibri" w:eastAsia="Calibri" w:hAnsi="Calibri"/>
                <w:i w:val="1"/>
                <w:iCs w:val="1"/>
                <w:color w:val="000000"/>
                <w:rtl w:val="0"/>
              </w:rPr>
              <w:delText xml:space="preserve">.</w:delText>
            </w:r>
          </w:del>
        </w:sdtContent>
      </w:sdt>
      <w:r w:rsidDel="00000000" w:rsidR="00000000" w:rsidRPr="00000000">
        <w:rPr>
          <w:rtl w:val="0"/>
        </w:rPr>
      </w:r>
    </w:p>
    <w:p w:rsidR="00000000" w:rsidDel="00000000" w:rsidP="00000000" w:rsidRDefault="00000000" w:rsidRPr="00000000" w14:paraId="0000001D">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Improved detection of device-level attacks and anomalies.</w:t>
      </w:r>
    </w:p>
    <w:p w:rsidR="00000000" w:rsidDel="00000000" w:rsidP="00000000" w:rsidRDefault="00000000" w:rsidRPr="00000000" w14:paraId="0000001E">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Compatibility with low-power microcontrollers commonly used in IoT and IIoT systems.</w:t>
      </w:r>
    </w:p>
    <w:p w:rsidR="00000000" w:rsidDel="00000000" w:rsidP="00000000" w:rsidRDefault="00000000" w:rsidRPr="00000000" w14:paraId="0000001F">
      <w:pPr>
        <w:keepNext w:val="1"/>
        <w:keepLines w:val="1"/>
        <w:numPr>
          <w:ilvl w:val="0"/>
          <w:numId w:val="2"/>
        </w:numPr>
        <w:spacing w:after="0" w:lineRule="auto"/>
        <w:ind w:left="720" w:hanging="360"/>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Support for increased cybersecurity resilience and regulatory compliance in embedded systems.</w:t>
      </w:r>
    </w:p>
    <w:p w:rsidR="00000000" w:rsidDel="00000000" w:rsidP="00000000" w:rsidRDefault="00000000" w:rsidRPr="00000000" w14:paraId="00000020">
      <w:pPr>
        <w:keepNext w:val="1"/>
        <w:keepLines w:val="1"/>
        <w:spacing w:after="0" w:lineRule="auto"/>
        <w:jc w:val="both"/>
        <w:rPr>
          <w:rFonts w:ascii="Calibri" w:cs="Calibri" w:eastAsia="Calibri" w:hAnsi="Calibri"/>
          <w:i w:val="1"/>
          <w:iCs w:val="1"/>
          <w:color w:val="000000"/>
        </w:rPr>
      </w:pPr>
      <w:r w:rsidDel="00000000" w:rsidR="00000000" w:rsidRPr="00000000">
        <w:rPr>
          <w:rtl w:val="0"/>
        </w:rPr>
      </w:r>
    </w:p>
    <w:p w:rsidR="00000000" w:rsidDel="00000000" w:rsidP="00000000" w:rsidRDefault="00000000" w:rsidRPr="00000000" w14:paraId="00000021">
      <w:pPr>
        <w:keepNext w:val="1"/>
        <w:keepLines w:val="1"/>
        <w:spacing w:after="0" w:lineRule="auto"/>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DETAILED DESCRIPTION OF THE INVENTION</w:t>
      </w:r>
    </w:p>
    <w:p w:rsidR="00000000" w:rsidDel="00000000" w:rsidP="00000000" w:rsidRDefault="00000000" w:rsidRPr="00000000" w14:paraId="00000022">
      <w:pPr>
        <w:keepNext w:val="1"/>
        <w:keepLines w:val="1"/>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The invention </w:t>
      </w:r>
      <w:sdt>
        <w:sdtPr>
          <w:id w:val="782498310"/>
          <w:tag w:val="goog_rdk_13"/>
        </w:sdtPr>
        <w:sdtContent>
          <w:ins w:author="Hossein Fotouhi" w:id="8" w:date="2025-12-22T09:16:14Z"/>
          <w:sdt>
            <w:sdtPr>
              <w:id w:val="-350251639"/>
              <w:tag w:val="goog_rdk_14"/>
            </w:sdtPr>
            <w:sdtContent>
              <w:ins w:author="Hossein Fotouhi" w:id="8" w:date="2025-12-22T09:16:14Z">
                <w:r w:rsidDel="00000000" w:rsidR="00000000" w:rsidRPr="00000000">
                  <w:rPr>
                    <w:i w:val="1"/>
                    <w:iCs w:val="1"/>
                    <w:rtl w:val="0"/>
                    <w:rPrChange w:author="Hossein Fotouhi" w:id="9" w:date="2025-12-22T09:16:14Z">
                      <w:rPr>
                        <w:rFonts w:ascii="Calibri" w:cs="Calibri" w:eastAsia="Calibri" w:hAnsi="Calibri"/>
                        <w:i w:val="1"/>
                        <w:iCs w:val="1"/>
                        <w:color w:val="000000"/>
                      </w:rPr>
                    </w:rPrChange>
                  </w:rPr>
                  <w:t xml:space="preserve">consists of </w:t>
                </w:r>
              </w:ins>
            </w:sdtContent>
          </w:sdt>
          <w:ins w:author="Hossein Fotouhi" w:id="8" w:date="2025-12-22T09:16:14Z"/>
        </w:sdtContent>
      </w:sdt>
      <w:sdt>
        <w:sdtPr>
          <w:id w:val="827735564"/>
          <w:tag w:val="goog_rdk_15"/>
        </w:sdtPr>
        <w:sdtContent>
          <w:del w:author="Hossein Fotouhi" w:id="8" w:date="2025-12-22T09:16:14Z"/>
          <w:sdt>
            <w:sdtPr>
              <w:id w:val="750162390"/>
              <w:tag w:val="goog_rdk_16"/>
            </w:sdtPr>
            <w:sdtContent>
              <w:del w:author="Hossein Fotouhi" w:id="8" w:date="2025-12-22T09:16:14Z">
                <w:r w:rsidDel="00000000" w:rsidR="00000000" w:rsidRPr="00000000">
                  <w:rPr>
                    <w:i w:val="1"/>
                    <w:iCs w:val="1"/>
                    <w:rtl w:val="0"/>
                    <w:rPrChange w:author="Hossein Fotouhi" w:id="9" w:date="2025-12-22T09:16:14Z">
                      <w:rPr>
                        <w:rFonts w:ascii="Calibri" w:cs="Calibri" w:eastAsia="Calibri" w:hAnsi="Calibri"/>
                        <w:i w:val="1"/>
                        <w:iCs w:val="1"/>
                        <w:color w:val="000000"/>
                      </w:rPr>
                    </w:rPrChange>
                  </w:rPr>
                  <w:delText xml:space="preserve">may be understood as comprising</w:delText>
                </w:r>
              </w:del>
            </w:sdtContent>
          </w:sdt>
          <w:del w:author="Hossein Fotouhi" w:id="8" w:date="2025-12-22T09:16:14Z">
            <w:r w:rsidDel="00000000" w:rsidR="00000000" w:rsidRPr="00000000">
              <w:rPr>
                <w:rFonts w:ascii="Calibri" w:cs="Calibri" w:eastAsia="Calibri" w:hAnsi="Calibri"/>
                <w:i w:val="1"/>
                <w:iCs w:val="1"/>
                <w:color w:val="000000"/>
                <w:rtl w:val="0"/>
              </w:rPr>
              <w:delText xml:space="preserve"> </w:delText>
            </w:r>
          </w:del>
        </w:sdtContent>
      </w:sdt>
      <w:r w:rsidDel="00000000" w:rsidR="00000000" w:rsidRPr="00000000">
        <w:rPr>
          <w:rFonts w:ascii="Calibri" w:cs="Calibri" w:eastAsia="Calibri" w:hAnsi="Calibri"/>
          <w:i w:val="1"/>
          <w:iCs w:val="1"/>
          <w:color w:val="000000"/>
          <w:rtl w:val="0"/>
        </w:rPr>
        <w:t xml:space="preserve">two conceptual stages: </w:t>
      </w:r>
      <w:sdt>
        <w:sdtPr>
          <w:id w:val="679616092"/>
          <w:tag w:val="goog_rdk_17"/>
        </w:sdtPr>
        <w:sdtContent>
          <w:ins w:author="Hossein Fotouhi" w:id="10" w:date="2025-12-22T09:16:28Z"/>
          <w:sdt>
            <w:sdtPr>
              <w:id w:val="1307023145"/>
              <w:tag w:val="goog_rdk_18"/>
            </w:sdtPr>
            <w:sdtContent>
              <w:ins w:author="Hossein Fotouhi" w:id="10" w:date="2025-12-22T09:16:28Z">
                <w:r w:rsidDel="00000000" w:rsidR="00000000" w:rsidRPr="00000000">
                  <w:rPr>
                    <w:i w:val="1"/>
                    <w:iCs w:val="1"/>
                    <w:rtl w:val="0"/>
                    <w:rPrChange w:author="Hossein Fotouhi" w:id="11" w:date="2025-12-22T09:16:28Z">
                      <w:rPr>
                        <w:rFonts w:ascii="Calibri" w:cs="Calibri" w:eastAsia="Calibri" w:hAnsi="Calibri"/>
                        <w:i w:val="1"/>
                        <w:iCs w:val="1"/>
                        <w:color w:val="000000"/>
                      </w:rPr>
                    </w:rPrChange>
                  </w:rPr>
                  <w:t xml:space="preserve">(i) </w:t>
                </w:r>
              </w:ins>
            </w:sdtContent>
          </w:sdt>
          <w:ins w:author="Hossein Fotouhi" w:id="10" w:date="2025-12-22T09:16:28Z"/>
        </w:sdtContent>
      </w:sdt>
      <w:sdt>
        <w:sdtPr>
          <w:id w:val="634915406"/>
          <w:tag w:val="goog_rdk_19"/>
        </w:sdtPr>
        <w:sdtContent>
          <w:del w:author="Hossein Fotouhi" w:id="10" w:date="2025-12-22T09:16:28Z">
            <w:r w:rsidDel="00000000" w:rsidR="00000000" w:rsidRPr="00000000">
              <w:rPr>
                <w:rFonts w:ascii="Calibri" w:cs="Calibri" w:eastAsia="Calibri" w:hAnsi="Calibri"/>
                <w:i w:val="1"/>
                <w:iCs w:val="1"/>
                <w:color w:val="000000"/>
                <w:rtl w:val="0"/>
              </w:rPr>
              <w:delText xml:space="preserve">a </w:delText>
            </w:r>
          </w:del>
        </w:sdtContent>
      </w:sdt>
      <w:r w:rsidDel="00000000" w:rsidR="00000000" w:rsidRPr="00000000">
        <w:rPr>
          <w:rFonts w:ascii="Calibri" w:cs="Calibri" w:eastAsia="Calibri" w:hAnsi="Calibri"/>
          <w:i w:val="1"/>
          <w:iCs w:val="1"/>
          <w:color w:val="000000"/>
          <w:rtl w:val="0"/>
        </w:rPr>
        <w:t xml:space="preserve">development stage and </w:t>
      </w:r>
      <w:sdt>
        <w:sdtPr>
          <w:id w:val="408369171"/>
          <w:tag w:val="goog_rdk_20"/>
        </w:sdtPr>
        <w:sdtContent>
          <w:ins w:author="Hossein Fotouhi" w:id="12" w:date="2025-12-22T09:16:35Z"/>
          <w:sdt>
            <w:sdtPr>
              <w:id w:val="226028574"/>
              <w:tag w:val="goog_rdk_21"/>
            </w:sdtPr>
            <w:sdtContent>
              <w:ins w:author="Hossein Fotouhi" w:id="12" w:date="2025-12-22T09:16:35Z">
                <w:r w:rsidDel="00000000" w:rsidR="00000000" w:rsidRPr="00000000">
                  <w:rPr>
                    <w:i w:val="1"/>
                    <w:iCs w:val="1"/>
                    <w:rtl w:val="0"/>
                    <w:rPrChange w:author="Hossein Fotouhi" w:id="13" w:date="2025-12-22T09:16:35Z">
                      <w:rPr>
                        <w:rFonts w:ascii="Calibri" w:cs="Calibri" w:eastAsia="Calibri" w:hAnsi="Calibri"/>
                        <w:i w:val="1"/>
                        <w:iCs w:val="1"/>
                        <w:color w:val="000000"/>
                      </w:rPr>
                    </w:rPrChange>
                  </w:rPr>
                  <w:t xml:space="preserve">(ii) </w:t>
                </w:r>
              </w:ins>
            </w:sdtContent>
          </w:sdt>
          <w:ins w:author="Hossein Fotouhi" w:id="12" w:date="2025-12-22T09:16:35Z"/>
        </w:sdtContent>
      </w:sdt>
      <w:sdt>
        <w:sdtPr>
          <w:id w:val="-1503842260"/>
          <w:tag w:val="goog_rdk_22"/>
        </w:sdtPr>
        <w:sdtContent>
          <w:del w:author="Hossein Fotouhi" w:id="12" w:date="2025-12-22T09:16:35Z"/>
          <w:sdt>
            <w:sdtPr>
              <w:id w:val="-352084902"/>
              <w:tag w:val="goog_rdk_23"/>
            </w:sdtPr>
            <w:sdtContent>
              <w:del w:author="Hossein Fotouhi" w:id="12" w:date="2025-12-22T09:16:35Z">
                <w:r w:rsidDel="00000000" w:rsidR="00000000" w:rsidRPr="00000000">
                  <w:rPr>
                    <w:i w:val="1"/>
                    <w:iCs w:val="1"/>
                    <w:rtl w:val="0"/>
                    <w:rPrChange w:author="Hossein Fotouhi" w:id="13" w:date="2025-12-22T09:16:35Z">
                      <w:rPr>
                        <w:rFonts w:ascii="Calibri" w:cs="Calibri" w:eastAsia="Calibri" w:hAnsi="Calibri"/>
                        <w:i w:val="1"/>
                        <w:iCs w:val="1"/>
                        <w:color w:val="000000"/>
                      </w:rPr>
                    </w:rPrChange>
                  </w:rPr>
                  <w:delText xml:space="preserve">an </w:delText>
                </w:r>
              </w:del>
            </w:sdtContent>
          </w:sdt>
          <w:del w:author="Hossein Fotouhi" w:id="12" w:date="2025-12-22T09:16:35Z"/>
        </w:sdtContent>
      </w:sdt>
      <w:r w:rsidDel="00000000" w:rsidR="00000000" w:rsidRPr="00000000">
        <w:rPr>
          <w:rFonts w:ascii="Calibri" w:cs="Calibri" w:eastAsia="Calibri" w:hAnsi="Calibri"/>
          <w:i w:val="1"/>
          <w:iCs w:val="1"/>
          <w:color w:val="000000"/>
          <w:rtl w:val="0"/>
        </w:rPr>
        <w:t xml:space="preserve">operational stage.</w:t>
      </w:r>
    </w:p>
    <w:p w:rsidR="00000000" w:rsidDel="00000000" w:rsidP="00000000" w:rsidRDefault="00000000" w:rsidRPr="00000000" w14:paraId="00000023">
      <w:pPr>
        <w:keepNext w:val="1"/>
        <w:keepLines w:val="1"/>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 the development stage, data representative of normal device or network behaviour may be analysed to derive a detection model suitable for execution on resource-constrained embedded hardware. This model is incorporated into a software component or SDK intended for integration into device firmware.</w:t>
      </w:r>
    </w:p>
    <w:p w:rsidR="00000000" w:rsidDel="00000000" w:rsidP="00000000" w:rsidRDefault="00000000" w:rsidRPr="00000000" w14:paraId="00000024">
      <w:pPr>
        <w:keepNext w:val="1"/>
        <w:keepLines w:val="1"/>
        <w:spacing w:after="0" w:lineRule="auto"/>
        <w:jc w:val="both"/>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 the operational stage, the software component is deployed on the target device, where it monitors relevant device or communication behaviour locally. Based on this monitoring, the component can identify anomalous or potentially malicious behaviour and provide corresponding indications or alerts to the surrounding firmware or system logic. The analysis is performed on-device, without requiring continuous transmission of monitored data to external systems or cloud services. </w:t>
      </w:r>
    </w:p>
    <w:p w:rsidR="00000000" w:rsidDel="00000000" w:rsidP="00000000" w:rsidRDefault="00000000" w:rsidRPr="00000000" w14:paraId="00000025">
      <w:pPr>
        <w:jc w:val="both"/>
        <w:rPr>
          <w:rFonts w:ascii="Calibri" w:cs="Calibri" w:eastAsia="Calibri" w:hAnsi="Calibri"/>
          <w:i w:val="1"/>
          <w:iCs w:val="1"/>
          <w:color w:val="000000"/>
        </w:rPr>
      </w:pPr>
      <w:r w:rsidDel="00000000" w:rsidR="00000000" w:rsidRPr="00000000">
        <w:rPr>
          <w:rtl w:val="0"/>
        </w:rPr>
      </w:r>
    </w:p>
    <w:sdt>
      <w:sdtPr>
        <w:id w:val="12780308"/>
        <w:tag w:val="goog_rdk_32"/>
      </w:sdtPr>
      <w:sdtContent>
        <w:p w:rsidR="00000000" w:rsidDel="00000000" w:rsidP="00000000" w:rsidRDefault="00000000" w:rsidRPr="00000000" w14:paraId="00000026">
          <w:pPr>
            <w:jc w:val="both"/>
            <w:rPr>
              <w:ins w:author="Hossein Fotouhi" w:id="16" w:date="2025-12-22T09:23:11Z"/>
              <w:i w:val="1"/>
              <w:iCs w:val="1"/>
              <w:rPrChange w:author="Hossein Fotouhi" w:id="17" w:date="2025-12-22T09:23:11Z">
                <w:rPr>
                  <w:rFonts w:ascii="Calibri" w:cs="Calibri" w:eastAsia="Calibri" w:hAnsi="Calibri"/>
                  <w:i w:val="1"/>
                  <w:iCs w:val="1"/>
                  <w:color w:val="000000"/>
                </w:rPr>
              </w:rPrChange>
            </w:rPr>
          </w:pPr>
          <w:r w:rsidDel="00000000" w:rsidR="00000000" w:rsidRPr="00000000">
            <w:rPr>
              <w:rFonts w:ascii="Calibri" w:cs="Calibri" w:eastAsia="Calibri" w:hAnsi="Calibri"/>
              <w:b w:val="1"/>
              <w:bCs w:val="1"/>
              <w:color w:val="000000"/>
              <w:rtl w:val="0"/>
            </w:rPr>
            <w:t xml:space="preserve">REFERENCES</w:t>
          </w:r>
          <w:r w:rsidDel="00000000" w:rsidR="00000000" w:rsidRPr="00000000">
            <w:rPr>
              <w:rFonts w:ascii="Calibri" w:cs="Calibri" w:eastAsia="Calibri" w:hAnsi="Calibri"/>
              <w:i w:val="1"/>
              <w:iCs w:val="1"/>
              <w:color w:val="000000"/>
              <w:rtl w:val="0"/>
            </w:rPr>
            <w:br w:type="textWrapping"/>
            <w:t xml:space="preserve">Relevant </w:t>
          </w:r>
          <w:sdt>
            <w:sdtPr>
              <w:id w:val="-814491872"/>
              <w:tag w:val="goog_rdk_24"/>
            </w:sdtPr>
            <w:sdtContent>
              <w:ins w:author="Hossein Fotouhi" w:id="14" w:date="2025-12-22T09:24:39Z"/>
              <w:sdt>
                <w:sdtPr>
                  <w:id w:val="896249925"/>
                  <w:tag w:val="goog_rdk_25"/>
                </w:sdtPr>
                <w:sdtContent>
                  <w:ins w:author="Hossein Fotouhi" w:id="14" w:date="2025-12-22T09:24:39Z">
                    <w:r w:rsidDel="00000000" w:rsidR="00000000" w:rsidRPr="00000000">
                      <w:rPr>
                        <w:i w:val="1"/>
                        <w:iCs w:val="1"/>
                        <w:rtl w:val="0"/>
                        <w:rPrChange w:author="Hossein Fotouhi" w:id="15" w:date="2025-12-22T09:24:39Z">
                          <w:rPr>
                            <w:rFonts w:ascii="Calibri" w:cs="Calibri" w:eastAsia="Calibri" w:hAnsi="Calibri"/>
                            <w:i w:val="1"/>
                            <w:iCs w:val="1"/>
                            <w:color w:val="000000"/>
                          </w:rPr>
                        </w:rPrChange>
                      </w:rPr>
                      <w:t xml:space="preserve">state-of-the-art research papers have been presented in the following review papers</w:t>
                    </w:r>
                  </w:ins>
                </w:sdtContent>
              </w:sdt>
              <w:ins w:author="Hossein Fotouhi" w:id="14" w:date="2025-12-22T09:24:39Z"/>
            </w:sdtContent>
          </w:sdt>
          <w:sdt>
            <w:sdtPr>
              <w:id w:val="452471746"/>
              <w:tag w:val="goog_rdk_26"/>
            </w:sdtPr>
            <w:sdtContent>
              <w:del w:author="Hossein Fotouhi" w:id="16" w:date="2025-12-22T09:23:11Z"/>
              <w:sdt>
                <w:sdtPr>
                  <w:id w:val="-947363914"/>
                  <w:tag w:val="goog_rdk_27"/>
                </w:sdtPr>
                <w:sdtContent>
                  <w:del w:author="Hossein Fotouhi" w:id="16" w:date="2025-12-22T09:23:11Z">
                    <w:r w:rsidDel="00000000" w:rsidR="00000000" w:rsidRPr="00000000">
                      <w:rPr>
                        <w:i w:val="1"/>
                        <w:iCs w:val="1"/>
                        <w:rtl w:val="0"/>
                        <w:rPrChange w:author="Hossein Fotouhi" w:id="15" w:date="2025-12-22T09:24:39Z">
                          <w:rPr>
                            <w:rFonts w:ascii="Calibri" w:cs="Calibri" w:eastAsia="Calibri" w:hAnsi="Calibri"/>
                            <w:i w:val="1"/>
                            <w:iCs w:val="1"/>
                            <w:color w:val="000000"/>
                          </w:rPr>
                        </w:rPrChange>
                      </w:rPr>
                      <w:delText xml:space="preserve">prior</w:delText>
                    </w:r>
                  </w:del>
                </w:sdtContent>
              </w:sdt>
              <w:del w:author="Hossein Fotouhi" w:id="16" w:date="2025-12-22T09:23:11Z">
                <w:r w:rsidDel="00000000" w:rsidR="00000000" w:rsidRPr="00000000">
                  <w:rPr>
                    <w:rFonts w:ascii="Calibri" w:cs="Calibri" w:eastAsia="Calibri" w:hAnsi="Calibri"/>
                    <w:i w:val="1"/>
                    <w:iCs w:val="1"/>
                    <w:color w:val="000000"/>
                    <w:rtl w:val="0"/>
                  </w:rPr>
                  <w:delText xml:space="preserve"> </w:delText>
                </w:r>
              </w:del>
            </w:sdtContent>
          </w:sdt>
          <w:sdt>
            <w:sdtPr>
              <w:id w:val="992624069"/>
              <w:tag w:val="goog_rdk_28"/>
            </w:sdtPr>
            <w:sdtContent>
              <w:ins w:author="Hossein Fotouhi" w:id="16" w:date="2025-12-22T09:23:11Z">
                <w:sdt>
                  <w:sdtPr>
                    <w:id w:val="922840326"/>
                    <w:tag w:val="goog_rdk_29"/>
                  </w:sdtPr>
                  <w:sdtContent>
                    <w:del w:author="Hossein Fotouhi" w:id="16" w:date="2025-12-22T09:23:11Z"/>
                  </w:sdtContent>
                </w:sdt>
              </w:ins>
              <w:sdt>
                <w:sdtPr>
                  <w:id w:val="-1593371260"/>
                  <w:tag w:val="goog_rdk_30"/>
                </w:sdtPr>
                <w:sdtContent>
                  <w:ins w:author="Hossein Fotouhi" w:id="16" w:date="2025-12-22T09:23:11Z">
                    <w:del w:author="Hossein Fotouhi" w:id="16" w:date="2025-12-22T09:23:11Z">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delText xml:space="preserve">research papers are listed below</w:delText>
                      </w:r>
                    </w:del>
                  </w:ins>
                </w:sdtContent>
              </w:sdt>
              <w:ins w:author="Hossein Fotouhi" w:id="16" w:date="2025-12-22T09:23:11Z">
                <w:del w:author="Hossein Fotouhi" w:id="16" w:date="2025-12-22T09:23:11Z"/>
                <w:sdt>
                  <w:sdtPr>
                    <w:id w:val="1395347178"/>
                    <w:tag w:val="goog_rdk_31"/>
                  </w:sdtPr>
                  <w:sdtContent>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t xml:space="preserve">: </w:t>
                    </w:r>
                  </w:sdtContent>
                </w:sdt>
              </w:ins>
            </w:sdtContent>
          </w:sdt>
        </w:p>
      </w:sdtContent>
    </w:sdt>
    <w:sdt>
      <w:sdtPr>
        <w:id w:val="1994665543"/>
        <w:tag w:val="goog_rdk_35"/>
      </w:sdtPr>
      <w:sdtContent>
        <w:p w:rsidR="00000000" w:rsidDel="00000000" w:rsidP="00000000" w:rsidRDefault="00000000" w:rsidRPr="00000000" w14:paraId="00000027">
          <w:pPr>
            <w:numPr>
              <w:ilvl w:val="0"/>
              <w:numId w:val="1"/>
            </w:numPr>
            <w:spacing w:after="0" w:afterAutospacing="0"/>
            <w:ind w:left="720" w:hanging="360"/>
            <w:jc w:val="both"/>
            <w:rPr>
              <w:ins w:author="Hossein Fotouhi" w:id="16" w:date="2025-12-22T09:23:11Z"/>
              <w:i w:val="1"/>
              <w:iCs w:val="1"/>
              <w:u w:val="none"/>
            </w:rPr>
          </w:pPr>
          <w:sdt>
            <w:sdtPr>
              <w:id w:val="1740089307"/>
              <w:tag w:val="goog_rdk_33"/>
            </w:sdtPr>
            <w:sdtContent>
              <w:ins w:author="Hossein Fotouhi" w:id="16" w:date="2025-12-22T09:23:11Z"/>
              <w:sdt>
                <w:sdtPr>
                  <w:id w:val="562907319"/>
                  <w:tag w:val="goog_rdk_34"/>
                </w:sdtPr>
                <w:sdtContent>
                  <w:ins w:author="Hossein Fotouhi" w:id="16" w:date="2025-12-22T09:23:11Z">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t xml:space="preserve">Ismail, Shereen, Salah Dandan, and Ala’A. Qushou. "Intrusion Detection in IoT and IIoT: Comparing Lightweight Machine Learning Techniques Using TON_IoT, WUSTL-IIOT-2021, and EdgeIIoTset Datasets." IEEE Access (2025).</w:t>
                    </w:r>
                  </w:ins>
                </w:sdtContent>
              </w:sdt>
              <w:ins w:author="Hossein Fotouhi" w:id="16" w:date="2025-12-22T09:23:11Z"/>
            </w:sdtContent>
          </w:sdt>
        </w:p>
      </w:sdtContent>
    </w:sdt>
    <w:sdt>
      <w:sdtPr>
        <w:id w:val="1380011530"/>
        <w:tag w:val="goog_rdk_38"/>
      </w:sdtPr>
      <w:sdtContent>
        <w:p w:rsidR="00000000" w:rsidDel="00000000" w:rsidP="00000000" w:rsidRDefault="00000000" w:rsidRPr="00000000" w14:paraId="00000028">
          <w:pPr>
            <w:numPr>
              <w:ilvl w:val="0"/>
              <w:numId w:val="1"/>
            </w:numPr>
            <w:ind w:left="720" w:hanging="360"/>
            <w:jc w:val="both"/>
            <w:rPr>
              <w:ins w:author="Hossein Fotouhi" w:id="16" w:date="2025-12-22T09:23:11Z"/>
              <w:i w:val="1"/>
              <w:iCs w:val="1"/>
              <w:u w:val="none"/>
            </w:rPr>
          </w:pPr>
          <w:sdt>
            <w:sdtPr>
              <w:id w:val="1498319044"/>
              <w:tag w:val="goog_rdk_36"/>
            </w:sdtPr>
            <w:sdtContent>
              <w:ins w:author="Hossein Fotouhi" w:id="16" w:date="2025-12-22T09:23:11Z"/>
              <w:sdt>
                <w:sdtPr>
                  <w:id w:val="1601777550"/>
                  <w:tag w:val="goog_rdk_37"/>
                </w:sdtPr>
                <w:sdtContent>
                  <w:ins w:author="Hossein Fotouhi" w:id="16" w:date="2025-12-22T09:23:11Z">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t xml:space="preserve">Ba, Aissétou. "Machine Learning for Intrusion Detection in IIoT: A Comprehensive Review." Procedia Computer Science 272 (2025): 100-107.</w:t>
                    </w:r>
                  </w:ins>
                </w:sdtContent>
              </w:sdt>
              <w:ins w:author="Hossein Fotouhi" w:id="16" w:date="2025-12-22T09:23:11Z"/>
            </w:sdtContent>
          </w:sdt>
        </w:p>
      </w:sdtContent>
    </w:sdt>
    <w:sdt>
      <w:sdtPr>
        <w:id w:val="1398837226"/>
        <w:tag w:val="goog_rdk_45"/>
      </w:sdtPr>
      <w:sdtContent>
        <w:p w:rsidR="00000000" w:rsidDel="00000000" w:rsidP="00000000" w:rsidRDefault="00000000" w:rsidRPr="00000000" w14:paraId="00000029">
          <w:pPr>
            <w:jc w:val="both"/>
            <w:rPr>
              <w:del w:author="Hossein Fotouhi" w:id="16" w:date="2025-12-22T09:23:11Z"/>
              <w:rFonts w:ascii="Calibri" w:cs="Calibri" w:eastAsia="Calibri" w:hAnsi="Calibri"/>
              <w:i w:val="1"/>
              <w:iCs w:val="1"/>
              <w:color w:val="000000"/>
            </w:rPr>
          </w:pPr>
          <w:sdt>
            <w:sdtPr>
              <w:id w:val="1797807066"/>
              <w:tag w:val="goog_rdk_39"/>
            </w:sdtPr>
            <w:sdtContent>
              <w:ins w:author="Hossein Fotouhi" w:id="16" w:date="2025-12-22T09:23:11Z"/>
              <w:sdt>
                <w:sdtPr>
                  <w:id w:val="501473082"/>
                  <w:tag w:val="goog_rdk_40"/>
                </w:sdtPr>
                <w:sdtContent>
                  <w:ins w:author="Hossein Fotouhi" w:id="16" w:date="2025-12-22T09:23:11Z">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t xml:space="preserve">The previous published research papers focus mainly on devising IDS solutions for edge devices at IIoT applications, neglecting the constrained IoT devices. </w:t>
                    </w:r>
                  </w:ins>
                </w:sdtContent>
              </w:sdt>
              <w:ins w:author="Hossein Fotouhi" w:id="16" w:date="2025-12-22T09:23:11Z">
                <w:sdt>
                  <w:sdtPr>
                    <w:id w:val="829931463"/>
                    <w:tag w:val="goog_rdk_41"/>
                  </w:sdtPr>
                  <w:sdtContent>
                    <w:del w:author="Hossein Fotouhi" w:id="16" w:date="2025-12-22T09:23:11Z">
                      <w:sdt>
                        <w:sdtPr>
                          <w:id w:val="1146880324"/>
                          <w:tag w:val="goog_rdk_42"/>
                        </w:sdtPr>
                        <w:sdtContent>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delText xml:space="preserve"> that are </w:delText>
                          </w:r>
                        </w:sdtContent>
                      </w:sdt>
                    </w:del>
                  </w:sdtContent>
                </w:sdt>
              </w:ins>
            </w:sdtContent>
          </w:sdt>
          <w:sdt>
            <w:sdtPr>
              <w:id w:val="777919857"/>
              <w:tag w:val="goog_rdk_43"/>
            </w:sdtPr>
            <w:sdtContent>
              <w:del w:author="Hossein Fotouhi" w:id="16" w:date="2025-12-22T09:23:11Z"/>
              <w:sdt>
                <w:sdtPr>
                  <w:id w:val="-2130187222"/>
                  <w:tag w:val="goog_rdk_44"/>
                </w:sdtPr>
                <w:sdtContent>
                  <w:del w:author="Hossein Fotouhi" w:id="16" w:date="2025-12-22T09:23:11Z">
                    <w:r w:rsidDel="00000000" w:rsidR="00000000" w:rsidRPr="00000000">
                      <w:rPr>
                        <w:i w:val="1"/>
                        <w:iCs w:val="1"/>
                        <w:rtl w:val="0"/>
                        <w:rPrChange w:author="Hossein Fotouhi" w:id="17" w:date="2025-12-22T09:23:11Z">
                          <w:rPr>
                            <w:rFonts w:ascii="Calibri" w:cs="Calibri" w:eastAsia="Calibri" w:hAnsi="Calibri"/>
                            <w:i w:val="1"/>
                            <w:iCs w:val="1"/>
                            <w:color w:val="000000"/>
                          </w:rPr>
                        </w:rPrChange>
                      </w:rPr>
                      <w:delText xml:space="preserve">art</w:delText>
                    </w:r>
                  </w:del>
                </w:sdtContent>
              </w:sdt>
              <w:del w:author="Hossein Fotouhi" w:id="16" w:date="2025-12-22T09:23:11Z">
                <w:r w:rsidDel="00000000" w:rsidR="00000000" w:rsidRPr="00000000">
                  <w:rPr>
                    <w:rFonts w:ascii="Calibri" w:cs="Calibri" w:eastAsia="Calibri" w:hAnsi="Calibri"/>
                    <w:i w:val="1"/>
                    <w:iCs w:val="1"/>
                    <w:color w:val="000000"/>
                    <w:rtl w:val="0"/>
                  </w:rPr>
                  <w:delText xml:space="preserve"> includes research and commercial solutions related to:</w:delText>
                </w:r>
              </w:del>
            </w:sdtContent>
          </w:sdt>
        </w:p>
      </w:sdtContent>
    </w:sdt>
    <w:sdt>
      <w:sdtPr>
        <w:id w:val="-2146348799"/>
        <w:tag w:val="goog_rdk_47"/>
      </w:sdtPr>
      <w:sdtContent>
        <w:p w:rsidR="00000000" w:rsidDel="00000000" w:rsidP="00000000" w:rsidRDefault="00000000" w:rsidRPr="00000000" w14:paraId="0000002A">
          <w:pPr>
            <w:numPr>
              <w:ilvl w:val="0"/>
              <w:numId w:val="3"/>
            </w:numPr>
            <w:ind w:left="720" w:hanging="360"/>
            <w:jc w:val="both"/>
            <w:rPr>
              <w:del w:author="Hossein Fotouhi" w:id="16" w:date="2025-12-22T09:23:11Z"/>
              <w:rFonts w:ascii="Calibri" w:cs="Calibri" w:eastAsia="Calibri" w:hAnsi="Calibri"/>
              <w:i w:val="1"/>
              <w:iCs w:val="1"/>
              <w:color w:val="000000"/>
            </w:rPr>
          </w:pPr>
          <w:sdt>
            <w:sdtPr>
              <w:id w:val="-1272524141"/>
              <w:tag w:val="goog_rdk_46"/>
            </w:sdtPr>
            <w:sdtContent>
              <w:del w:author="Hossein Fotouhi" w:id="16" w:date="2025-12-22T09:23:11Z">
                <w:r w:rsidDel="00000000" w:rsidR="00000000" w:rsidRPr="00000000">
                  <w:rPr>
                    <w:rFonts w:ascii="Calibri" w:cs="Calibri" w:eastAsia="Calibri" w:hAnsi="Calibri"/>
                    <w:i w:val="1"/>
                    <w:iCs w:val="1"/>
                    <w:color w:val="000000"/>
                    <w:rtl w:val="0"/>
                  </w:rPr>
                  <w:delText xml:space="preserve">Intrusion detection systems for IoT and IIoT environments</w:delText>
                </w:r>
              </w:del>
            </w:sdtContent>
          </w:sdt>
        </w:p>
      </w:sdtContent>
    </w:sdt>
    <w:sdt>
      <w:sdtPr>
        <w:id w:val="381441235"/>
        <w:tag w:val="goog_rdk_49"/>
      </w:sdtPr>
      <w:sdtContent>
        <w:p w:rsidR="00000000" w:rsidDel="00000000" w:rsidP="00000000" w:rsidRDefault="00000000" w:rsidRPr="00000000" w14:paraId="0000002B">
          <w:pPr>
            <w:numPr>
              <w:ilvl w:val="0"/>
              <w:numId w:val="3"/>
            </w:numPr>
            <w:ind w:left="720" w:hanging="360"/>
            <w:jc w:val="both"/>
            <w:rPr>
              <w:del w:author="Hossein Fotouhi" w:id="16" w:date="2025-12-22T09:23:11Z"/>
              <w:rFonts w:ascii="Calibri" w:cs="Calibri" w:eastAsia="Calibri" w:hAnsi="Calibri"/>
              <w:i w:val="1"/>
              <w:iCs w:val="1"/>
              <w:color w:val="000000"/>
            </w:rPr>
          </w:pPr>
          <w:sdt>
            <w:sdtPr>
              <w:id w:val="-125950461"/>
              <w:tag w:val="goog_rdk_48"/>
            </w:sdtPr>
            <w:sdtContent>
              <w:del w:author="Hossein Fotouhi" w:id="16" w:date="2025-12-22T09:23:11Z">
                <w:r w:rsidDel="00000000" w:rsidR="00000000" w:rsidRPr="00000000">
                  <w:rPr>
                    <w:rFonts w:ascii="Calibri" w:cs="Calibri" w:eastAsia="Calibri" w:hAnsi="Calibri"/>
                    <w:i w:val="1"/>
                    <w:iCs w:val="1"/>
                    <w:color w:val="000000"/>
                    <w:rtl w:val="0"/>
                  </w:rPr>
                  <w:delText xml:space="preserve">Machine-learning-based anomaly detection in embedded systems</w:delText>
                </w:r>
              </w:del>
            </w:sdtContent>
          </w:sdt>
        </w:p>
      </w:sdtContent>
    </w:sdt>
    <w:sdt>
      <w:sdtPr>
        <w:id w:val="-982868160"/>
        <w:tag w:val="goog_rdk_51"/>
      </w:sdtPr>
      <w:sdtContent>
        <w:p w:rsidR="00000000" w:rsidDel="00000000" w:rsidP="00000000" w:rsidRDefault="00000000" w:rsidRPr="00000000" w14:paraId="0000002C">
          <w:pPr>
            <w:numPr>
              <w:ilvl w:val="0"/>
              <w:numId w:val="3"/>
            </w:numPr>
            <w:ind w:left="720" w:hanging="360"/>
            <w:jc w:val="both"/>
            <w:rPr>
              <w:del w:author="Hossein Fotouhi" w:id="16" w:date="2025-12-22T09:23:11Z"/>
              <w:rFonts w:ascii="Calibri" w:cs="Calibri" w:eastAsia="Calibri" w:hAnsi="Calibri"/>
              <w:i w:val="1"/>
              <w:iCs w:val="1"/>
              <w:color w:val="000000"/>
            </w:rPr>
          </w:pPr>
          <w:sdt>
            <w:sdtPr>
              <w:id w:val="1126601995"/>
              <w:tag w:val="goog_rdk_50"/>
            </w:sdtPr>
            <w:sdtContent>
              <w:del w:author="Hossein Fotouhi" w:id="16" w:date="2025-12-22T09:23:11Z">
                <w:r w:rsidDel="00000000" w:rsidR="00000000" w:rsidRPr="00000000">
                  <w:rPr>
                    <w:rFonts w:ascii="Calibri" w:cs="Calibri" w:eastAsia="Calibri" w:hAnsi="Calibri"/>
                    <w:i w:val="1"/>
                    <w:iCs w:val="1"/>
                    <w:color w:val="000000"/>
                    <w:rtl w:val="0"/>
                  </w:rPr>
                  <w:delText xml:space="preserve">Gateway-based and cloud-based IoT security monitoring solutions</w:delText>
                </w:r>
              </w:del>
            </w:sdtContent>
          </w:sdt>
        </w:p>
      </w:sdtContent>
    </w:sdt>
    <w:sdt>
      <w:sdtPr>
        <w:id w:val="1656003733"/>
        <w:tag w:val="goog_rdk_53"/>
      </w:sdtPr>
      <w:sdtContent>
        <w:p w:rsidR="00000000" w:rsidDel="00000000" w:rsidP="00000000" w:rsidRDefault="00000000" w:rsidRPr="00000000" w14:paraId="0000002D">
          <w:pPr>
            <w:numPr>
              <w:ilvl w:val="0"/>
              <w:numId w:val="3"/>
            </w:numPr>
            <w:ind w:left="720" w:hanging="360"/>
            <w:jc w:val="both"/>
            <w:rPr>
              <w:del w:author="Hossein Fotouhi" w:id="16" w:date="2025-12-22T09:23:11Z"/>
              <w:rFonts w:ascii="Calibri" w:cs="Calibri" w:eastAsia="Calibri" w:hAnsi="Calibri"/>
              <w:i w:val="1"/>
              <w:iCs w:val="1"/>
              <w:color w:val="000000"/>
            </w:rPr>
          </w:pPr>
          <w:sdt>
            <w:sdtPr>
              <w:id w:val="-878332861"/>
              <w:tag w:val="goog_rdk_52"/>
            </w:sdtPr>
            <w:sdtContent>
              <w:del w:author="Hossein Fotouhi" w:id="16" w:date="2025-12-22T09:23:11Z">
                <w:r w:rsidDel="00000000" w:rsidR="00000000" w:rsidRPr="00000000">
                  <w:rPr>
                    <w:rFonts w:ascii="Calibri" w:cs="Calibri" w:eastAsia="Calibri" w:hAnsi="Calibri"/>
                    <w:i w:val="1"/>
                    <w:iCs w:val="1"/>
                    <w:color w:val="000000"/>
                    <w:rtl w:val="0"/>
                  </w:rPr>
                  <w:delText xml:space="preserve">Lightweight machine learning frameworks for microcontrollers</w:delText>
                </w:r>
              </w:del>
            </w:sdtContent>
          </w:sdt>
        </w:p>
      </w:sdtContent>
    </w:sdt>
    <w:p w:rsidR="00000000" w:rsidDel="00000000" w:rsidP="00000000" w:rsidRDefault="00000000" w:rsidRPr="00000000" w14:paraId="0000002E">
      <w:pPr>
        <w:jc w:val="both"/>
        <w:rPr>
          <w:rFonts w:ascii="Calibri" w:cs="Calibri" w:eastAsia="Calibri" w:hAnsi="Calibri"/>
          <w:i w:val="1"/>
          <w:iCs w:val="1"/>
          <w:color w:val="000000"/>
        </w:rPr>
      </w:pPr>
      <w:sdt>
        <w:sdtPr>
          <w:id w:val="-948212128"/>
          <w:tag w:val="goog_rdk_54"/>
        </w:sdtPr>
        <w:sdtContent>
          <w:del w:author="Hossein Fotouhi" w:id="16" w:date="2025-12-22T09:23:11Z">
            <w:r w:rsidDel="00000000" w:rsidR="00000000" w:rsidRPr="00000000">
              <w:rPr>
                <w:rFonts w:ascii="Calibri" w:cs="Calibri" w:eastAsia="Calibri" w:hAnsi="Calibri"/>
                <w:i w:val="1"/>
                <w:iCs w:val="1"/>
                <w:color w:val="000000"/>
                <w:rtl w:val="0"/>
              </w:rPr>
              <w:delText xml:space="preserve">Specific patent documents and publications are not exhaustively listed here and are intended to be identified during the freedom-to-operate analysis.</w:delText>
            </w:r>
          </w:del>
        </w:sdtContent>
      </w:sdt>
      <w:r w:rsidDel="00000000" w:rsidR="00000000" w:rsidRPr="00000000">
        <w:rPr>
          <w:rtl w:val="0"/>
        </w:rPr>
      </w:r>
    </w:p>
    <w:p w:rsidR="00000000" w:rsidDel="00000000" w:rsidP="00000000" w:rsidRDefault="00000000" w:rsidRPr="00000000" w14:paraId="0000002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rPr>
          <w:b w:val="1"/>
          <w:bCs w:val="1"/>
        </w:rPr>
      </w:pP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17" w:top="1417" w:left="1417" w:right="1417"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ossein Fotouhi" w:id="0" w:date="2025-12-19T09:13:15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needed to mention both?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Invention Disclosure Form – v.1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Invention Disclosure Form – v.1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41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Confidential Information</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Confidential Information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4319905</wp:posOffset>
          </wp:positionH>
          <wp:positionV relativeFrom="paragraph">
            <wp:posOffset>115570</wp:posOffset>
          </wp:positionV>
          <wp:extent cx="1440815" cy="307340"/>
          <wp:effectExtent b="0" l="0" r="0" t="0"/>
          <wp:wrapSquare wrapText="bothSides" distB="0" distT="0" distL="114300" distR="114300"/>
          <wp:docPr descr="Zacco plain logotype RGB PPT 40 mm" id="6" name="image1.jpg"/>
          <a:graphic>
            <a:graphicData uri="http://schemas.openxmlformats.org/drawingml/2006/picture">
              <pic:pic>
                <pic:nvPicPr>
                  <pic:cNvPr descr="Zacco plain logotype RGB PPT 40 mm" id="0" name="image1.jpg"/>
                  <pic:cNvPicPr preferRelativeResize="0"/>
                </pic:nvPicPr>
                <pic:blipFill>
                  <a:blip r:embed="rId1"/>
                  <a:srcRect b="0" l="0" r="0" t="0"/>
                  <a:stretch>
                    <a:fillRect/>
                  </a:stretch>
                </pic:blipFill>
                <pic:spPr>
                  <a:xfrm>
                    <a:off x="0" y="0"/>
                    <a:ext cx="1440815" cy="307340"/>
                  </a:xfrm>
                  <a:prstGeom prst="rect"/>
                  <a:ln/>
                </pic:spPr>
              </pic:pic>
            </a:graphicData>
          </a:graphic>
        </wp:anchor>
      </w:drawing>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pStyle w:val="Title"/>
      <w:jc w:val="center"/>
      <w:rPr/>
    </w:pPr>
    <w:r w:rsidDel="00000000" w:rsidR="00000000" w:rsidRPr="00000000">
      <w:rPr>
        <w:rtl w:val="0"/>
      </w:rPr>
      <w:t xml:space="preserve">Invention Disclosure Form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106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S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86011C"/>
    <w:pPr>
      <w:tabs>
        <w:tab w:val="center" w:pos="4536"/>
        <w:tab w:val="right" w:pos="9072"/>
      </w:tabs>
      <w:spacing w:after="0" w:line="240" w:lineRule="auto"/>
    </w:pPr>
  </w:style>
  <w:style w:type="character" w:styleId="HeaderChar" w:customStyle="1">
    <w:name w:val="Header Char"/>
    <w:basedOn w:val="DefaultParagraphFont"/>
    <w:link w:val="Header"/>
    <w:uiPriority w:val="99"/>
    <w:rsid w:val="0086011C"/>
  </w:style>
  <w:style w:type="paragraph" w:styleId="Footer">
    <w:name w:val="footer"/>
    <w:basedOn w:val="Normal"/>
    <w:link w:val="FooterChar"/>
    <w:uiPriority w:val="99"/>
    <w:unhideWhenUsed w:val="1"/>
    <w:rsid w:val="0086011C"/>
    <w:pPr>
      <w:tabs>
        <w:tab w:val="center" w:pos="4536"/>
        <w:tab w:val="right" w:pos="9072"/>
      </w:tabs>
      <w:spacing w:after="0" w:line="240" w:lineRule="auto"/>
    </w:pPr>
  </w:style>
  <w:style w:type="character" w:styleId="FooterChar" w:customStyle="1">
    <w:name w:val="Footer Char"/>
    <w:basedOn w:val="DefaultParagraphFont"/>
    <w:link w:val="Footer"/>
    <w:uiPriority w:val="99"/>
    <w:rsid w:val="0086011C"/>
  </w:style>
  <w:style w:type="character" w:styleId="TitleChar" w:customStyle="1">
    <w:name w:val="Title Char"/>
    <w:basedOn w:val="DefaultParagraphFont"/>
    <w:link w:val="Title"/>
    <w:uiPriority w:val="10"/>
    <w:rsid w:val="00EA0EA2"/>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A0EA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1Light">
    <w:name w:val="Grid Table 1 Light"/>
    <w:basedOn w:val="TableNormal"/>
    <w:uiPriority w:val="46"/>
    <w:rsid w:val="00EA0EA2"/>
    <w:pPr>
      <w:spacing w:after="0" w:line="240" w:lineRule="auto"/>
    </w:pPr>
    <w:tblPr>
      <w:tblStyleRowBandSize w:val="1"/>
      <w:tblStyleColBandSize w:val="1"/>
      <w:tblBorders>
        <w:top w:color="999999" w:space="0" w:sz="4" w:themeColor="text1" w:themeTint="000066" w:val="single"/>
        <w:left w:color="999999" w:space="0" w:sz="4" w:themeColor="text1" w:themeTint="000066" w:val="single"/>
        <w:bottom w:color="999999" w:space="0" w:sz="4" w:themeColor="text1" w:themeTint="000066" w:val="single"/>
        <w:right w:color="999999" w:space="0" w:sz="4" w:themeColor="text1" w:themeTint="000066" w:val="single"/>
        <w:insideH w:color="999999" w:space="0" w:sz="4" w:themeColor="text1" w:themeTint="000066" w:val="single"/>
        <w:insideV w:color="999999" w:space="0" w:sz="4" w:themeColor="text1" w:themeTint="000066" w:val="single"/>
      </w:tblBorders>
    </w:tblPr>
    <w:tblStylePr w:type="firstRow">
      <w:rPr>
        <w:b w:val="1"/>
        <w:bCs w:val="1"/>
      </w:rPr>
      <w:tblPr/>
      <w:tcPr>
        <w:tcBorders>
          <w:bottom w:color="666666" w:space="0" w:sz="12" w:themeColor="text1" w:themeTint="000099" w:val="single"/>
        </w:tcBorders>
      </w:tcPr>
    </w:tblStylePr>
    <w:tblStylePr w:type="lastRow">
      <w:rPr>
        <w:b w:val="1"/>
        <w:bCs w:val="1"/>
      </w:rPr>
      <w:tblPr/>
      <w:tcPr>
        <w:tcBorders>
          <w:top w:color="666666" w:space="0" w:sz="2" w:themeColor="text1" w:themeTint="000099" w:val="double"/>
        </w:tcBorders>
      </w:tcPr>
    </w:tblStylePr>
    <w:tblStylePr w:type="firstCol">
      <w:rPr>
        <w:b w:val="1"/>
        <w:bCs w:val="1"/>
      </w:rPr>
    </w:tblStylePr>
    <w:tblStylePr w:type="lastCol">
      <w:rPr>
        <w:b w:val="1"/>
        <w:bCs w:val="1"/>
      </w:rPr>
    </w:tblStylePr>
  </w:style>
  <w:style w:type="table" w:styleId="ListTable3">
    <w:name w:val="List Table 3"/>
    <w:basedOn w:val="TableNormal"/>
    <w:uiPriority w:val="48"/>
    <w:rsid w:val="00EA0EA2"/>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val="1"/>
        <w:bCs w:val="1"/>
        <w:color w:val="ffffff" w:themeColor="background1"/>
      </w:rPr>
      <w:tblPr/>
      <w:tcPr>
        <w:shd w:color="auto" w:fill="000000" w:themeFill="text1" w:val="clear"/>
      </w:tcPr>
    </w:tblStylePr>
    <w:tblStylePr w:type="lastRow">
      <w:rPr>
        <w:b w:val="1"/>
        <w:bCs w:val="1"/>
      </w:rPr>
      <w:tblPr/>
      <w:tcPr>
        <w:tcBorders>
          <w:top w:color="000000" w:space="0" w:sz="4" w:themeColor="tex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000000" w:space="0" w:sz="4" w:themeColor="text1" w:val="double"/>
          <w:left w:space="0" w:sz="0" w:val="nil"/>
        </w:tcBorders>
      </w:tcPr>
    </w:tblStylePr>
    <w:tblStylePr w:type="swCell">
      <w:tblPr/>
      <w:tcPr>
        <w:tcBorders>
          <w:top w:color="000000" w:space="0" w:sz="4" w:themeColor="text1" w:val="double"/>
          <w:right w:space="0" w:sz="0" w:val="nil"/>
        </w:tcBorders>
      </w:tcPr>
    </w:tblStylePr>
  </w:style>
  <w:style w:type="paragraph" w:styleId="ListParagraph">
    <w:name w:val="List Paragraph"/>
    <w:basedOn w:val="Normal"/>
    <w:uiPriority w:val="34"/>
    <w:qFormat w:val="1"/>
    <w:rsid w:val="00EA0EA2"/>
    <w:pPr>
      <w:ind w:left="720"/>
      <w:contextualSpacing w:val="1"/>
    </w:pPr>
  </w:style>
  <w:style w:type="character" w:styleId="Heading1Char" w:customStyle="1">
    <w:name w:val="Heading 1 Char"/>
    <w:basedOn w:val="DefaultParagraphFont"/>
    <w:link w:val="Heading1"/>
    <w:uiPriority w:val="9"/>
    <w:rsid w:val="00EA0EA2"/>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591145"/>
    <w:rPr>
      <w:rFonts w:asciiTheme="majorHAnsi" w:cstheme="majorBidi" w:eastAsiaTheme="majorEastAsia" w:hAnsiTheme="majorHAnsi"/>
      <w:color w:val="2e74b5" w:themeColor="accent1" w:themeShade="0000BF"/>
      <w:sz w:val="26"/>
      <w:szCs w:val="26"/>
    </w:rPr>
  </w:style>
  <w:style w:type="character" w:styleId="Hyperlink">
    <w:name w:val="Hyperlink"/>
    <w:basedOn w:val="DefaultParagraphFont"/>
    <w:uiPriority w:val="99"/>
    <w:semiHidden w:val="1"/>
    <w:unhideWhenUsed w:val="1"/>
    <w:rsid w:val="00B85956"/>
    <w:rPr>
      <w:color w:val="0000ff"/>
      <w:u w:val="single"/>
    </w:rPr>
  </w:style>
  <w:style w:type="paragraph" w:styleId="NormalWeb">
    <w:name w:val="Normal (Web)"/>
    <w:basedOn w:val="Normal"/>
    <w:uiPriority w:val="99"/>
    <w:semiHidden w:val="1"/>
    <w:unhideWhenUsed w:val="1"/>
    <w:rsid w:val="005278A7"/>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4" w:val="single"/>
          <w:bottom w:color="000000" w:space="0" w:sz="4" w:val="single"/>
          <w:insideH w:color="000000" w:space="0" w:sz="0" w:val="nil"/>
        </w:tcBorders>
      </w:tcPr>
    </w:tblStylePr>
    <w:tblStylePr w:type="band1Vert">
      <w:tcPr>
        <w:tcBorders>
          <w:left w:color="000000" w:space="0" w:sz="4" w:val="single"/>
          <w:right w:color="000000"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000000"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000000"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000000" w:space="0" w:sz="4" w:val="single"/>
          <w:left w:color="000000" w:space="0" w:sz="0" w:val="nil"/>
        </w:tcBorders>
      </w:tcPr>
    </w:tblStylePr>
    <w:tblStylePr w:type="swCell">
      <w:tcPr>
        <w:tcBorders>
          <w:top w:color="000000"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ugIN9n0zLdq+87/rCQ5AIHIOzw==">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2021-03-03T16:24:00Z</dcterms:created>
  <dc:creator>Navid Fallah</dc:creator>
</cp:coreProperties>
</file>